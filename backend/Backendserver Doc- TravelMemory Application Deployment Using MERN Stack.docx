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Nunito" w:cs="Nunito" w:eastAsia="Nunito" w:hAnsi="Nunito"/>
          <w:b w:val="1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32"/>
          <w:szCs w:val="32"/>
          <w:u w:val="single"/>
          <w:rtl w:val="0"/>
        </w:rPr>
        <w:t xml:space="preserve">TravelMemory Application Deployment Using MERN Stack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Nunito" w:cs="Nunito" w:eastAsia="Nunito" w:hAnsi="Nunito"/>
          <w:b w:val="1"/>
          <w:sz w:val="32"/>
          <w:szCs w:val="32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u w:val="single"/>
          <w:rtl w:val="0"/>
        </w:rPr>
        <w:t xml:space="preserve">Objective;-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Deploy the TravelMemory application using the MERN stack on AWS.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Configure backend and frontend EC2 instances.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Set up a secure, scalable, and high-performance architecture with a load balancer and Cloudflare integration.</w:t>
      </w:r>
    </w:p>
    <w:p w:rsidR="00000000" w:rsidDel="00000000" w:rsidP="00000000" w:rsidRDefault="00000000" w:rsidRPr="00000000" w14:paraId="00000006">
      <w:pPr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Nunito" w:cs="Nunito" w:eastAsia="Nunito" w:hAnsi="Nunito"/>
          <w:b w:val="1"/>
          <w:sz w:val="24"/>
          <w:szCs w:val="24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u w:val="single"/>
          <w:rtl w:val="0"/>
        </w:rPr>
        <w:t xml:space="preserve">Step 1: Create EC2 Instances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Create three EC2 instances on AWS with Ubuntu as the operating system: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Backend Server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backendserver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Frontend Servers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frontendserver-01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frontendserver-02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1473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Nunito" w:cs="Nunito" w:eastAsia="Nunito" w:hAnsi="Nunito"/>
          <w:b w:val="1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3"/>
          <w:szCs w:val="23"/>
          <w:rtl w:val="0"/>
        </w:rPr>
        <w:t xml:space="preserve">Security Group Configuration:-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Configure the security group to allow the following ports: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SSH (Port 22):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For remote server management.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HTTP (Port 80):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For web traffic.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HTTPS (Port 443):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For secure web traffic.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Port 3000: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For the backend server.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Port 3001: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For frontend servers.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Nunito" w:cs="Nunito" w:eastAsia="Nunito" w:hAnsi="Nunito"/>
          <w:b w:val="1"/>
          <w:sz w:val="26"/>
          <w:szCs w:val="2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u w:val="single"/>
          <w:rtl w:val="0"/>
        </w:rPr>
        <w:t xml:space="preserve">Step 2: Backend Server Setup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Nunito" w:cs="Nunito" w:eastAsia="Nunito" w:hAnsi="Nunito"/>
          <w:b w:val="1"/>
          <w:i w:val="1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3"/>
          <w:szCs w:val="23"/>
          <w:rtl w:val="0"/>
        </w:rPr>
        <w:t xml:space="preserve">Install Necessary Tools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Nunito Medium" w:cs="Nunito Medium" w:eastAsia="Nunito Medium" w:hAnsi="Nunito Medium"/>
          <w:i w:val="1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i w:val="1"/>
          <w:sz w:val="20"/>
          <w:szCs w:val="20"/>
          <w:rtl w:val="0"/>
        </w:rPr>
        <w:t xml:space="preserve">Run the following commands to install required software: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sudo apt update -y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sudo apt i install nginx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sudo apt install git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sudo apt install nodejs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before="0" w:beforeAutospacing="0" w:lineRule="auto"/>
        <w:ind w:left="720" w:hanging="360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sudo apt install npm</w:t>
      </w:r>
    </w:p>
    <w:p w:rsidR="00000000" w:rsidDel="00000000" w:rsidP="00000000" w:rsidRDefault="00000000" w:rsidRPr="00000000" w14:paraId="0000001E">
      <w:pPr>
        <w:spacing w:before="240" w:lineRule="auto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Here are the commands to install and configure Nginx on your Ubuntu EC2 instance:</w:t>
      </w:r>
    </w:p>
    <w:p w:rsidR="00000000" w:rsidDel="00000000" w:rsidP="00000000" w:rsidRDefault="00000000" w:rsidRPr="00000000" w14:paraId="0000001F">
      <w:pPr>
        <w:jc w:val="center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Rule="auto"/>
        <w:rPr>
          <w:rFonts w:ascii="Nunito" w:cs="Nunito" w:eastAsia="Nunito" w:hAnsi="Nunito"/>
          <w:b w:val="1"/>
          <w:i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0"/>
          <w:szCs w:val="20"/>
          <w:rtl w:val="0"/>
        </w:rPr>
        <w:t xml:space="preserve">Step 1: Install Nginx</w:t>
      </w:r>
    </w:p>
    <w:p w:rsidR="00000000" w:rsidDel="00000000" w:rsidP="00000000" w:rsidRDefault="00000000" w:rsidRPr="00000000" w14:paraId="00000021">
      <w:pPr>
        <w:spacing w:before="240" w:lineRule="auto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Run the following commands on the backend server to install and configure Nginx: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Update Package List:</w:t>
      </w:r>
      <w:r w:rsidDel="00000000" w:rsidR="00000000" w:rsidRPr="00000000">
        <w:rPr>
          <w:rFonts w:ascii="Nunito" w:cs="Nunito" w:eastAsia="Nunito" w:hAnsi="Nunito"/>
          <w:b w:val="1"/>
          <w:color w:val="3876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apt update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Install Nginx: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apt install -y nginx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240" w:before="0" w:line="144" w:lineRule="auto"/>
        <w:ind w:left="720" w:hanging="360"/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Start and Enable Nginx Service: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systemctl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 start nginx</w:t>
      </w:r>
    </w:p>
    <w:p w:rsidR="00000000" w:rsidDel="00000000" w:rsidP="00000000" w:rsidRDefault="00000000" w:rsidRPr="00000000" w14:paraId="00000025">
      <w:pPr>
        <w:spacing w:after="240" w:before="0" w:line="144" w:lineRule="auto"/>
        <w:rPr>
          <w:rFonts w:ascii="Nunito" w:cs="Nunito" w:eastAsia="Nunito" w:hAnsi="Nunito"/>
          <w:b w:val="1"/>
          <w:color w:val="cc0000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                                                                       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  sudo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systemctl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 enable nginx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0" w:line="144" w:lineRule="auto"/>
        <w:ind w:left="720" w:hanging="360"/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Check Nginx Status: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systemctl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 status nginx</w:t>
      </w:r>
    </w:p>
    <w:p w:rsidR="00000000" w:rsidDel="00000000" w:rsidP="00000000" w:rsidRDefault="00000000" w:rsidRPr="00000000" w14:paraId="00000027">
      <w:pPr>
        <w:spacing w:after="240" w:before="0" w:line="144" w:lineRule="auto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         </w:t>
        <w:tab/>
        <w:t xml:space="preserve">Ensure it shows active (running).</w:t>
      </w:r>
    </w:p>
    <w:p w:rsidR="00000000" w:rsidDel="00000000" w:rsidP="00000000" w:rsidRDefault="00000000" w:rsidRPr="00000000" w14:paraId="00000028">
      <w:pPr>
        <w:jc w:val="center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Rule="auto"/>
        <w:rPr>
          <w:rFonts w:ascii="Nunito" w:cs="Nunito" w:eastAsia="Nunito" w:hAnsi="Nunito"/>
          <w:b w:val="1"/>
          <w:i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0"/>
          <w:szCs w:val="20"/>
          <w:rtl w:val="0"/>
        </w:rPr>
        <w:t xml:space="preserve">Step 2: Configure Nginx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240" w:lineRule="auto"/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Edit the Default Nginx Configuration File:</w:t>
      </w:r>
    </w:p>
    <w:p w:rsidR="00000000" w:rsidDel="00000000" w:rsidP="00000000" w:rsidRDefault="00000000" w:rsidRPr="00000000" w14:paraId="0000002B">
      <w:pPr>
        <w:spacing w:before="240" w:lineRule="auto"/>
        <w:rPr>
          <w:rFonts w:ascii="Nunito" w:cs="Nunito" w:eastAsia="Nunito" w:hAnsi="Nunito"/>
          <w:b w:val="1"/>
          <w:color w:val="cc0000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nano /etc/nginx/sites-available/default</w:t>
      </w:r>
    </w:p>
    <w:p w:rsidR="00000000" w:rsidDel="00000000" w:rsidP="00000000" w:rsidRDefault="00000000" w:rsidRPr="00000000" w14:paraId="0000002C">
      <w:pPr>
        <w:spacing w:before="240" w:lineRule="auto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 2 </w:t>
      </w: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Replace the File Content with the Following Configuration:</w:t>
      </w:r>
    </w:p>
    <w:p w:rsidR="00000000" w:rsidDel="00000000" w:rsidP="00000000" w:rsidRDefault="00000000" w:rsidRPr="00000000" w14:paraId="0000002D">
      <w:pPr>
        <w:spacing w:before="240" w:lineRule="auto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server {</w:t>
      </w:r>
    </w:p>
    <w:p w:rsidR="00000000" w:rsidDel="00000000" w:rsidP="00000000" w:rsidRDefault="00000000" w:rsidRPr="00000000" w14:paraId="0000002E">
      <w:pPr>
        <w:spacing w:before="240" w:lineRule="auto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ab/>
        <w:t xml:space="preserve">listen 80;</w:t>
      </w:r>
    </w:p>
    <w:p w:rsidR="00000000" w:rsidDel="00000000" w:rsidP="00000000" w:rsidRDefault="00000000" w:rsidRPr="00000000" w14:paraId="0000002F">
      <w:pPr>
        <w:spacing w:before="240" w:lineRule="auto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ab/>
        <w:t xml:space="preserve">server_name </w:t>
      </w: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highlight w:val="yellow"/>
          <w:rtl w:val="0"/>
        </w:rPr>
        <w:t xml:space="preserve">&lt;your-ec2-public-ip&gt;;</w:t>
      </w: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 xml:space="preserve">(35.168.1.127)</w:t>
      </w:r>
    </w:p>
    <w:p w:rsidR="00000000" w:rsidDel="00000000" w:rsidP="00000000" w:rsidRDefault="00000000" w:rsidRPr="00000000" w14:paraId="00000030">
      <w:pPr>
        <w:spacing w:before="240" w:lineRule="auto"/>
        <w:rPr>
          <w:rFonts w:ascii="Nunito Medium" w:cs="Nunito Medium" w:eastAsia="Nunito Medium" w:hAnsi="Nunito Medium"/>
          <w:sz w:val="20"/>
          <w:szCs w:val="20"/>
        </w:rPr>
      </w:pPr>
      <w:r w:rsidDel="00000000" w:rsidR="00000000" w:rsidRPr="00000000">
        <w:rPr>
          <w:rFonts w:ascii="Nunito Medium" w:cs="Nunito Medium" w:eastAsia="Nunito Medium" w:hAnsi="Nunito Medium"/>
          <w:sz w:val="20"/>
          <w:szCs w:val="20"/>
          <w:rtl w:val="0"/>
        </w:rPr>
        <w:tab/>
        <w:t xml:space="preserve">location / {</w:t>
      </w:r>
    </w:p>
    <w:p w:rsidR="00000000" w:rsidDel="00000000" w:rsidP="00000000" w:rsidRDefault="00000000" w:rsidRPr="00000000" w14:paraId="00000031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</w:t>
        <w:tab/>
        <w:t xml:space="preserve">proxy_pass http://127.0.0.1:3000;</w:t>
      </w:r>
    </w:p>
    <w:p w:rsidR="00000000" w:rsidDel="00000000" w:rsidP="00000000" w:rsidRDefault="00000000" w:rsidRPr="00000000" w14:paraId="00000032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</w:t>
        <w:tab/>
        <w:t xml:space="preserve">proxy_http_version 1.1;</w:t>
      </w:r>
    </w:p>
    <w:p w:rsidR="00000000" w:rsidDel="00000000" w:rsidP="00000000" w:rsidRDefault="00000000" w:rsidRPr="00000000" w14:paraId="00000033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</w:t>
        <w:tab/>
        <w:t xml:space="preserve">proxy_set_header Upgrade $http_upgrade;</w:t>
      </w:r>
    </w:p>
    <w:p w:rsidR="00000000" w:rsidDel="00000000" w:rsidP="00000000" w:rsidRDefault="00000000" w:rsidRPr="00000000" w14:paraId="00000034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</w:t>
        <w:tab/>
        <w:t xml:space="preserve">proxy_set_header Connection 'upgrade';</w:t>
      </w:r>
    </w:p>
    <w:p w:rsidR="00000000" w:rsidDel="00000000" w:rsidP="00000000" w:rsidRDefault="00000000" w:rsidRPr="00000000" w14:paraId="00000035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</w:t>
        <w:tab/>
        <w:t xml:space="preserve">proxy_set_header Host $host;</w:t>
      </w:r>
    </w:p>
    <w:p w:rsidR="00000000" w:rsidDel="00000000" w:rsidP="00000000" w:rsidRDefault="00000000" w:rsidRPr="00000000" w14:paraId="00000036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</w:t>
        <w:tab/>
        <w:t xml:space="preserve">proxy_cache_bypass $http_upgrade;</w:t>
      </w:r>
    </w:p>
    <w:p w:rsidR="00000000" w:rsidDel="00000000" w:rsidP="00000000" w:rsidRDefault="00000000" w:rsidRPr="00000000" w14:paraId="00000037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38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highlight w:val="yellow"/>
          <w:rtl w:val="0"/>
        </w:rPr>
        <w:t xml:space="preserve">Replace &lt;your-ec2-public-ip&gt;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with the backend server's public IP address.</w:t>
      </w:r>
    </w:p>
    <w:p w:rsidR="00000000" w:rsidDel="00000000" w:rsidP="00000000" w:rsidRDefault="00000000" w:rsidRPr="00000000" w14:paraId="0000003A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(35.168.1.127)</w:t>
      </w:r>
    </w:p>
    <w:p w:rsidR="00000000" w:rsidDel="00000000" w:rsidP="00000000" w:rsidRDefault="00000000" w:rsidRPr="00000000" w14:paraId="0000003B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20"/>
          <w:szCs w:val="20"/>
        </w:rPr>
        <w:drawing>
          <wp:inline distB="114300" distT="114300" distL="114300" distR="114300">
            <wp:extent cx="4927819" cy="305328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819" cy="3053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Test the Nginx Configuration: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nginx -t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Restart Nginx to Apply Changes 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systemctl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 restart nginx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Verify Nginx: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Open your backend EC2 public IP in a browser. You should see the Nginx default page.</w:t>
      </w:r>
    </w:p>
    <w:p w:rsidR="00000000" w:rsidDel="00000000" w:rsidP="00000000" w:rsidRDefault="00000000" w:rsidRPr="00000000" w14:paraId="0000003F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20"/>
          <w:szCs w:val="20"/>
        </w:rPr>
        <w:drawing>
          <wp:inline distB="114300" distT="114300" distL="114300" distR="114300">
            <wp:extent cx="4572000" cy="187790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7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Rule="auto"/>
        <w:rPr>
          <w:rFonts w:ascii="Nunito" w:cs="Nunito" w:eastAsia="Nunito" w:hAnsi="Nunito"/>
          <w:b w:val="1"/>
          <w:i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0"/>
          <w:szCs w:val="20"/>
          <w:rtl w:val="0"/>
        </w:rPr>
        <w:t xml:space="preserve">Step 3: Proceed to Clone the Repository</w:t>
      </w:r>
    </w:p>
    <w:p w:rsidR="00000000" w:rsidDel="00000000" w:rsidP="00000000" w:rsidRDefault="00000000" w:rsidRPr="00000000" w14:paraId="00000043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After installing and configuring Nginx, you can now proceed with the next steps to clone the repository and set up the backend application.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Clone the Backend Repository: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git clone</w:t>
      </w:r>
      <w:hyperlink r:id="rId11">
        <w:r w:rsidDel="00000000" w:rsidR="00000000" w:rsidRPr="00000000">
          <w:rPr>
            <w:rFonts w:ascii="Nunito" w:cs="Nunito" w:eastAsia="Nunito" w:hAnsi="Nunito"/>
            <w:b w:val="1"/>
            <w:color w:val="cc0000"/>
            <w:sz w:val="20"/>
            <w:szCs w:val="20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https://github.com/Kavi1312/TravelMemory.git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Rule="auto"/>
        <w:ind w:left="720" w:firstLine="0"/>
        <w:rPr>
          <w:rFonts w:ascii="Nunito" w:cs="Nunito" w:eastAsia="Nunito" w:hAnsi="Nunito"/>
          <w:color w:val="1155cc"/>
          <w:sz w:val="20"/>
          <w:szCs w:val="20"/>
          <w:u w:val="singl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Nunito" w:cs="Nunito" w:eastAsia="Nunito" w:hAnsi="Nunito"/>
          <w:color w:val="1155cc"/>
          <w:sz w:val="20"/>
          <w:szCs w:val="20"/>
          <w:u w:val="single"/>
        </w:rPr>
        <w:drawing>
          <wp:inline distB="114300" distT="114300" distL="114300" distR="114300">
            <wp:extent cx="4496618" cy="323427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618" cy="3234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ind w:left="720" w:firstLine="0"/>
        <w:rPr>
          <w:rFonts w:ascii="Nunito" w:cs="Nunito" w:eastAsia="Nunito" w:hAnsi="Nunito"/>
          <w:color w:val="1155cc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spacing w:after="0" w:before="0" w:line="167.99999999999997" w:lineRule="auto"/>
        <w:ind w:left="720" w:hanging="360"/>
        <w:rPr>
          <w:rFonts w:ascii="Nunito" w:cs="Nunito" w:eastAsia="Nunito" w:hAnsi="Nunito"/>
          <w:b w:val="1"/>
          <w:sz w:val="20"/>
          <w:szCs w:val="20"/>
        </w:rPr>
        <w:sectPr>
          <w:type w:val="nextPage"/>
          <w:pgSz w:h="11909" w:w="16834" w:orient="landscape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numPr>
          <w:ilvl w:val="0"/>
          <w:numId w:val="4"/>
        </w:numPr>
        <w:spacing w:after="0" w:before="0" w:line="167.99999999999997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Navigate to folder : </w:t>
      </w: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cd TravelMemory/backend</w:t>
      </w:r>
    </w:p>
    <w:p w:rsidR="00000000" w:rsidDel="00000000" w:rsidP="00000000" w:rsidRDefault="00000000" w:rsidRPr="00000000" w14:paraId="00000049">
      <w:pPr>
        <w:keepNext w:val="1"/>
        <w:keepLines w:val="1"/>
        <w:spacing w:after="0" w:before="0" w:line="167.99999999999997" w:lineRule="auto"/>
        <w:ind w:left="720" w:firstLine="0"/>
        <w:rPr>
          <w:rFonts w:ascii="Nunito" w:cs="Nunito" w:eastAsia="Nunito" w:hAnsi="Nunito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numPr>
          <w:ilvl w:val="0"/>
          <w:numId w:val="4"/>
        </w:numPr>
        <w:spacing w:after="0" w:before="0" w:line="167.99999999999997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Install Required Packages for the Backend: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apt install -y nodejs npm</w:t>
      </w:r>
    </w:p>
    <w:p w:rsidR="00000000" w:rsidDel="00000000" w:rsidP="00000000" w:rsidRDefault="00000000" w:rsidRPr="00000000" w14:paraId="0000004B">
      <w:pPr>
        <w:keepNext w:val="1"/>
        <w:keepLines w:val="1"/>
        <w:spacing w:after="0" w:before="0" w:line="167.99999999999997" w:lineRule="auto"/>
        <w:rPr>
          <w:rFonts w:ascii="Nunito" w:cs="Nunito" w:eastAsia="Nunito" w:hAnsi="Nunito"/>
          <w:b w:val="1"/>
          <w:color w:val="cc0000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                        </w:t>
        <w:tab/>
        <w:t xml:space="preserve">                                                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npm install</w:t>
      </w:r>
    </w:p>
    <w:p w:rsidR="00000000" w:rsidDel="00000000" w:rsidP="00000000" w:rsidRDefault="00000000" w:rsidRPr="00000000" w14:paraId="0000004C">
      <w:pPr>
        <w:keepNext w:val="1"/>
        <w:keepLines w:val="1"/>
        <w:spacing w:after="0" w:before="0" w:line="167.99999999999997" w:lineRule="auto"/>
        <w:rPr>
          <w:rFonts w:ascii="Nunito" w:cs="Nunito" w:eastAsia="Nunito" w:hAnsi="Nunito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numPr>
          <w:ilvl w:val="0"/>
          <w:numId w:val="11"/>
        </w:numPr>
        <w:spacing w:after="0" w:before="0" w:line="167.99999999999997" w:lineRule="auto"/>
        <w:ind w:left="720" w:hanging="360"/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Configure the Backend Environment Variables: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 sudo nano .env</w:t>
      </w:r>
    </w:p>
    <w:p w:rsidR="00000000" w:rsidDel="00000000" w:rsidP="00000000" w:rsidRDefault="00000000" w:rsidRPr="00000000" w14:paraId="0000004E">
      <w:pPr>
        <w:keepNext w:val="1"/>
        <w:keepLines w:val="1"/>
        <w:spacing w:after="0" w:before="0" w:line="167.99999999999997" w:lineRule="auto"/>
        <w:ind w:left="720" w:firstLine="0"/>
        <w:rPr>
          <w:rFonts w:ascii="Nunito" w:cs="Nunito" w:eastAsia="Nunito" w:hAnsi="Nunito"/>
          <w:b w:val="1"/>
          <w:color w:val="cc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spacing w:after="0" w:before="0" w:line="167.99999999999997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       </w:t>
        <w:tab/>
        <w:t xml:space="preserve"> Add the following content: makefile</w:t>
      </w:r>
    </w:p>
    <w:p w:rsidR="00000000" w:rsidDel="00000000" w:rsidP="00000000" w:rsidRDefault="00000000" w:rsidRPr="00000000" w14:paraId="00000050">
      <w:pPr>
        <w:keepNext w:val="1"/>
        <w:spacing w:after="0" w:before="0" w:line="167.99999999999997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             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PORT=3000</w:t>
            </w:r>
          </w:p>
          <w:p w:rsidR="00000000" w:rsidDel="00000000" w:rsidP="00000000" w:rsidRDefault="00000000" w:rsidRPr="00000000" w14:paraId="00000052">
            <w:pPr>
              <w:spacing w:before="240" w:lineRule="auto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MONGO_URI="m</w:t>
            </w: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highlight w:val="yellow"/>
                <w:rtl w:val="0"/>
              </w:rPr>
              <w:t xml:space="preserve">ongodb+srv://vika2k:5j4tyZQSnucMiK1h@cluster0.b7mwy.mongodb.net/</w:t>
            </w: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highlight w:val="cyan"/>
                <w:rtl w:val="0"/>
              </w:rPr>
              <w:t xml:space="preserve">TravelDatabase</w:t>
            </w:r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before="240" w:line="12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                           </w:t>
      </w:r>
    </w:p>
    <w:p w:rsidR="00000000" w:rsidDel="00000000" w:rsidP="00000000" w:rsidRDefault="00000000" w:rsidRPr="00000000" w14:paraId="00000055">
      <w:pPr>
        <w:spacing w:before="240" w:line="12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(your MonogoDb username password and connecting string details and your database name)</w:t>
      </w:r>
    </w:p>
    <w:p w:rsidR="00000000" w:rsidDel="00000000" w:rsidP="00000000" w:rsidRDefault="00000000" w:rsidRPr="00000000" w14:paraId="00000056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</w:rPr>
        <w:drawing>
          <wp:inline distB="114300" distT="114300" distL="114300" distR="114300">
            <wp:extent cx="4729163" cy="5868246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5868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Nunito" w:cs="Nunito" w:eastAsia="Nunito" w:hAnsi="Nunito"/>
          <w:i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Copy connection string details from MongoDb Compass ;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i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Click cluster name 3 dots and select connection details.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before="0" w:beforeAutospacing="0" w:lineRule="auto"/>
        <w:ind w:left="72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i w:val="1"/>
          <w:sz w:val="20"/>
          <w:szCs w:val="20"/>
          <w:rtl w:val="0"/>
        </w:rPr>
        <w:t xml:space="preserve"> Use this Link to create cluster by login :-  </w:t>
      </w:r>
      <w:hyperlink r:id="rId15">
        <w:r w:rsidDel="00000000" w:rsidR="00000000" w:rsidRPr="00000000">
          <w:rPr>
            <w:rFonts w:ascii="Nunito" w:cs="Nunito" w:eastAsia="Nunito" w:hAnsi="Nunito"/>
            <w:i w:val="1"/>
            <w:color w:val="1155cc"/>
            <w:sz w:val="20"/>
            <w:szCs w:val="20"/>
            <w:u w:val="single"/>
            <w:rtl w:val="0"/>
          </w:rPr>
          <w:t xml:space="preserve">Pro</w:t>
        </w:r>
      </w:hyperlink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ject Overview | Cloud: MongoDB Cloud</w:t>
        </w:r>
      </w:hyperlink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5C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</w:rPr>
        <w:drawing>
          <wp:inline distB="114300" distT="114300" distL="114300" distR="114300">
            <wp:extent cx="4143375" cy="7591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59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Rule="auto"/>
        <w:ind w:left="0" w:firstLine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Rule="auto"/>
        <w:ind w:left="0" w:firstLine="0"/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lineRule="auto"/>
        <w:rPr>
          <w:rFonts w:ascii="Nunito" w:cs="Nunito" w:eastAsia="Nunito" w:hAnsi="Nunito"/>
          <w:b w:val="1"/>
          <w:color w:val="cc0000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Start the Backend Application (Optional for Testing):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sudo node index.js</w:t>
      </w:r>
    </w:p>
    <w:p w:rsidR="00000000" w:rsidDel="00000000" w:rsidP="00000000" w:rsidRDefault="00000000" w:rsidRPr="00000000" w14:paraId="00000061">
      <w:pPr>
        <w:spacing w:after="240" w:lineRule="auto"/>
        <w:rPr>
          <w:rFonts w:ascii="Nunito" w:cs="Nunito" w:eastAsia="Nunito" w:hAnsi="Nunito"/>
          <w:b w:val="1"/>
          <w:color w:val="cc0000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rtl w:val="0"/>
        </w:rPr>
        <w:t xml:space="preserve">Modify index.js to Replace localhost with Backend IP Address: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20"/>
          <w:szCs w:val="20"/>
          <w:rtl w:val="0"/>
        </w:rPr>
        <w:t xml:space="preserve"> sudo nano index.js</w:t>
      </w:r>
    </w:p>
    <w:p w:rsidR="00000000" w:rsidDel="00000000" w:rsidP="00000000" w:rsidRDefault="00000000" w:rsidRPr="00000000" w14:paraId="00000062">
      <w:pPr>
        <w:spacing w:after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</w:rPr>
        <w:drawing>
          <wp:inline distB="114300" distT="114300" distL="114300" distR="114300">
            <wp:extent cx="5731200" cy="2679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</w:rPr>
        <w:drawing>
          <wp:inline distB="114300" distT="114300" distL="114300" distR="114300">
            <wp:extent cx="5731200" cy="1244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240" w:lineRule="auto"/>
        <w:rPr>
          <w:ins w:author="M. Kavitha" w:id="0" w:date="2024-11-30T15:05:51Z"/>
          <w:rFonts w:ascii="Nunito" w:cs="Nunito" w:eastAsia="Nunito" w:hAnsi="Nunito"/>
          <w:sz w:val="20"/>
          <w:szCs w:val="20"/>
        </w:rPr>
      </w:pPr>
      <w:ins w:author="M. Kavitha" w:id="0" w:date="2024-11-30T15:05:51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6">
      <w:pPr>
        <w:spacing w:before="240" w:lineRule="auto"/>
        <w:rPr>
          <w:ins w:author="M. Kavitha" w:id="0" w:date="2024-11-30T15:05:51Z"/>
          <w:rFonts w:ascii="Nunito" w:cs="Nunito" w:eastAsia="Nunito" w:hAnsi="Nunito"/>
          <w:sz w:val="20"/>
          <w:szCs w:val="20"/>
        </w:rPr>
      </w:pPr>
      <w:ins w:author="M. Kavitha" w:id="0" w:date="2024-11-30T15:05:51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7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</w:rPr>
        <w:drawing>
          <wp:inline distB="114300" distT="114300" distL="114300" distR="114300">
            <wp:extent cx="3538538" cy="3068442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06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Update the host with the backend EC2 public IP. ( check with or without port and / hello)</w:t>
      </w:r>
    </w:p>
    <w:p w:rsidR="00000000" w:rsidDel="00000000" w:rsidP="00000000" w:rsidRDefault="00000000" w:rsidRPr="00000000" w14:paraId="00000069">
      <w:pPr>
        <w:spacing w:before="240" w:lineRule="auto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20"/>
          <w:szCs w:val="20"/>
        </w:rPr>
        <w:drawing>
          <wp:inline distB="114300" distT="114300" distL="114300" distR="114300">
            <wp:extent cx="4521546" cy="217064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546" cy="2170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4405313" cy="219443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19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2880" w:firstLine="0"/>
        <w:rPr>
          <w:rFonts w:ascii="Nunito" w:cs="Nunito" w:eastAsia="Nunito" w:hAnsi="Nunito"/>
          <w:b w:val="1"/>
          <w:i w:val="1"/>
          <w:color w:val="1155cc"/>
          <w:sz w:val="28"/>
          <w:szCs w:val="28"/>
        </w:rPr>
      </w:pPr>
      <w:commentRangeStart w:id="0"/>
      <w:r w:rsidDel="00000000" w:rsidR="00000000" w:rsidRPr="00000000">
        <w:rPr>
          <w:rFonts w:ascii="Nunito" w:cs="Nunito" w:eastAsia="Nunito" w:hAnsi="Nunito"/>
          <w:b w:val="1"/>
          <w:i w:val="1"/>
          <w:color w:val="1155cc"/>
          <w:sz w:val="28"/>
          <w:szCs w:val="28"/>
          <w:rtl w:val="0"/>
        </w:rPr>
        <w:t xml:space="preserve">Ensured Backend is working fine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880" w:firstLine="0"/>
        <w:rPr>
          <w:rFonts w:ascii="Nunito" w:cs="Nunito" w:eastAsia="Nunito" w:hAnsi="Nunito"/>
          <w:b w:val="1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880" w:firstLine="0"/>
        <w:rPr>
          <w:rFonts w:ascii="Nunito" w:cs="Nunito" w:eastAsia="Nunito" w:hAnsi="Nunito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880" w:firstLine="0"/>
        <w:rPr>
          <w:rFonts w:ascii="Nunito" w:cs="Nunito" w:eastAsia="Nunito" w:hAnsi="Nunito"/>
          <w:b w:val="1"/>
          <w:i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880" w:firstLine="0"/>
        <w:rPr>
          <w:rFonts w:ascii="Nunito" w:cs="Nunito" w:eastAsia="Nunito" w:hAnsi="Nunito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id="0" w:date="2024-11-30T15:16:53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 total reaction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M. Kavitha reacted with 👍 at 2024-11-30 07:16 am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hyperlink" Target="https://github.com/Kavi1312/TravelMemory.git" TargetMode="External"/><Relationship Id="rId22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hyperlink" Target="https://github.com/Kavi1312/TravelMemory.git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2.png"/><Relationship Id="rId15" Type="http://schemas.openxmlformats.org/officeDocument/2006/relationships/hyperlink" Target="https://cloud.mongodb.com/v2/671e687afea2cc610791efc5#/overview" TargetMode="External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hyperlink" Target="https://cloud.mongodb.com/v2/671e687afea2cc610791efc5#/overview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6" Type="http://schemas.openxmlformats.org/officeDocument/2006/relationships/styles" Target="styles.xml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